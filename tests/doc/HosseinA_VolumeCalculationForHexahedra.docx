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:rsidR="00B52AF6" w:rsidRDefault="00B52AF6" w:rsidP="00DD1D61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/>
          <w:bCs/>
          <w:color w:val="000000"/>
          <w:lang w:eastAsia="en-AU"/>
        </w:rPr>
        <w:t>Checking the volume calculation by CSMP for a single</w:t>
      </w:r>
      <w:r w:rsidR="006178E0">
        <w:rPr>
          <w:rFonts w:ascii="Calibri" w:eastAsia="Times New Roman" w:hAnsi="Calibri" w:cs="Times New Roman"/>
          <w:b/>
          <w:bCs/>
          <w:color w:val="000000"/>
          <w:lang w:eastAsia="en-AU"/>
        </w:rPr>
        <w:t xml:space="preserve"> linear</w:t>
      </w:r>
      <w:r>
        <w:rPr>
          <w:rFonts w:ascii="Calibri" w:eastAsia="Times New Roman" w:hAnsi="Calibri" w:cs="Times New Roman"/>
          <w:b/>
          <w:bCs/>
          <w:color w:val="000000"/>
          <w:lang w:eastAsia="en-AU"/>
        </w:rPr>
        <w:t xml:space="preserve"> hexahedron element</w:t>
      </w:r>
      <w:r w:rsidR="00BC6BD7">
        <w:rPr>
          <w:rFonts w:ascii="Calibri" w:eastAsia="Times New Roman" w:hAnsi="Calibri" w:cs="Times New Roman"/>
          <w:b/>
          <w:bCs/>
          <w:color w:val="000000"/>
          <w:lang w:eastAsia="en-AU"/>
        </w:rPr>
        <w:t xml:space="preserve"> (by HA)</w:t>
      </w:r>
      <w:r>
        <w:rPr>
          <w:rFonts w:ascii="Calibri" w:eastAsia="Times New Roman" w:hAnsi="Calibri" w:cs="Times New Roman"/>
          <w:b/>
          <w:bCs/>
          <w:color w:val="000000"/>
          <w:lang w:eastAsia="en-AU"/>
        </w:rPr>
        <w:t>:</w:t>
      </w:r>
    </w:p>
    <w:p w:rsidR="00B52AF6" w:rsidRDefault="00B52AF6" w:rsidP="00DD1D61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lang w:eastAsia="en-AU"/>
        </w:rPr>
      </w:pPr>
    </w:p>
    <w:p w:rsidR="00B52AF6" w:rsidRDefault="00B52AF6" w:rsidP="00DD1D61">
      <w:p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>Different scenarios</w:t>
      </w:r>
      <w:r w:rsidR="00BC6BD7">
        <w:rPr>
          <w:rFonts w:ascii="Calibri" w:eastAsia="Times New Roman" w:hAnsi="Calibri" w:cs="Times New Roman"/>
          <w:bCs/>
          <w:color w:val="000000"/>
          <w:lang w:eastAsia="en-AU"/>
        </w:rPr>
        <w:t>, as shown in Figure 1,</w:t>
      </w:r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 have been considered for a single hexahedron </w:t>
      </w:r>
      <w:proofErr w:type="gramStart"/>
      <w:r>
        <w:rPr>
          <w:rFonts w:ascii="Calibri" w:eastAsia="Times New Roman" w:hAnsi="Calibri" w:cs="Times New Roman"/>
          <w:bCs/>
          <w:color w:val="000000"/>
          <w:lang w:eastAsia="en-AU"/>
        </w:rPr>
        <w:t>element which</w:t>
      </w:r>
      <w:proofErr w:type="gramEnd"/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 are:</w:t>
      </w:r>
    </w:p>
    <w:p w:rsidR="00B52AF6" w:rsidRDefault="00B52AF6" w:rsidP="00B52AF6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>Cube: 90 degrees corners. All the opposite faces are parallel.</w:t>
      </w:r>
    </w:p>
    <w:p w:rsidR="00B52AF6" w:rsidRDefault="00B52AF6" w:rsidP="00B52AF6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Top face </w:t>
      </w:r>
      <w:r w:rsidR="00957E95">
        <w:rPr>
          <w:rFonts w:ascii="Calibri" w:eastAsia="Times New Roman" w:hAnsi="Calibri" w:cs="Times New Roman"/>
          <w:bCs/>
          <w:color w:val="000000"/>
          <w:lang w:eastAsia="en-AU"/>
        </w:rPr>
        <w:t xml:space="preserve">twisted 30 degrees while the bottom face is kept in its original position. The top face is still parallel to the bottom face. </w:t>
      </w:r>
    </w:p>
    <w:p w:rsidR="00957E95" w:rsidRDefault="00957E95" w:rsidP="00957E9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Side face twisted 30 degrees while the opposite face is kept in its original position. The side faces are parallel. </w:t>
      </w:r>
    </w:p>
    <w:p w:rsidR="00957E95" w:rsidRDefault="00957E95" w:rsidP="00957E9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>Fully skewed element.</w:t>
      </w:r>
      <w:r w:rsidRPr="00957E95">
        <w:t xml:space="preserve"> </w:t>
      </w:r>
      <w:r w:rsidRPr="00957E95">
        <w:rPr>
          <w:rFonts w:ascii="Calibri" w:eastAsia="Times New Roman" w:hAnsi="Calibri" w:cs="Times New Roman"/>
          <w:bCs/>
          <w:color w:val="000000"/>
          <w:lang w:eastAsia="en-AU"/>
        </w:rPr>
        <w:t xml:space="preserve">None of the opposite faces are parallel.  </w:t>
      </w:r>
      <w:r>
        <w:rPr>
          <w:rFonts w:ascii="Calibri" w:eastAsia="Times New Roman" w:hAnsi="Calibri" w:cs="Times New Roman"/>
          <w:bCs/>
          <w:color w:val="000000"/>
          <w:lang w:eastAsia="en-AU"/>
        </w:rPr>
        <w:t>Coordinates are generated r</w:t>
      </w:r>
      <w:r w:rsidRPr="00957E95">
        <w:rPr>
          <w:rFonts w:ascii="Calibri" w:eastAsia="Times New Roman" w:hAnsi="Calibri" w:cs="Times New Roman"/>
          <w:bCs/>
          <w:color w:val="000000"/>
          <w:lang w:eastAsia="en-AU"/>
        </w:rPr>
        <w:t>andomly</w:t>
      </w:r>
      <w:r>
        <w:rPr>
          <w:rFonts w:ascii="Calibri" w:eastAsia="Times New Roman" w:hAnsi="Calibri" w:cs="Times New Roman"/>
          <w:bCs/>
          <w:color w:val="000000"/>
          <w:lang w:eastAsia="en-AU"/>
        </w:rPr>
        <w:t>.</w:t>
      </w:r>
    </w:p>
    <w:p w:rsidR="00B52AF6" w:rsidRDefault="00B52AF6" w:rsidP="00DD1D61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lang w:eastAsia="en-AU"/>
        </w:rPr>
      </w:pPr>
    </w:p>
    <w:p w:rsidR="00DD1D61" w:rsidRDefault="00957E95" w:rsidP="00DD1D61">
      <w:p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>The calculation of the volumes for each of these single hexahedron elements has been conducted using the following methods:</w:t>
      </w:r>
    </w:p>
    <w:p w:rsidR="00957E95" w:rsidRDefault="00957E95" w:rsidP="00957E9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>Analytical solution. In this method a function was written to split the hexahedron element into six tetrahedron elements and</w:t>
      </w:r>
      <w:r w:rsidR="00BC6BD7">
        <w:rPr>
          <w:rFonts w:ascii="Calibri" w:eastAsia="Times New Roman" w:hAnsi="Calibri" w:cs="Times New Roman"/>
          <w:bCs/>
          <w:color w:val="000000"/>
          <w:lang w:eastAsia="en-AU"/>
        </w:rPr>
        <w:t xml:space="preserve"> then to</w:t>
      </w:r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 calculate their volume using their coordinates. </w:t>
      </w:r>
    </w:p>
    <w:p w:rsidR="00957E95" w:rsidRPr="00957E95" w:rsidRDefault="00957E95" w:rsidP="00957E9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lang w:eastAsia="en-AU"/>
        </w:rPr>
      </w:pPr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Calculation of the volume of the hexahedron by splitting it into 6 </w:t>
      </w:r>
      <w:proofErr w:type="spellStart"/>
      <w:r>
        <w:rPr>
          <w:rFonts w:ascii="Calibri" w:eastAsia="Times New Roman" w:hAnsi="Calibri" w:cs="Times New Roman"/>
          <w:bCs/>
          <w:color w:val="000000"/>
          <w:lang w:eastAsia="en-AU"/>
        </w:rPr>
        <w:t>tetrahedra</w:t>
      </w:r>
      <w:proofErr w:type="spellEnd"/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 and then asking CSMP to calculate the volume of each of the</w:t>
      </w:r>
      <w:r w:rsidR="006178E0">
        <w:rPr>
          <w:rFonts w:ascii="Calibri" w:eastAsia="Times New Roman" w:hAnsi="Calibri" w:cs="Times New Roman"/>
          <w:bCs/>
          <w:color w:val="000000"/>
          <w:lang w:eastAsia="en-AU"/>
        </w:rPr>
        <w:t xml:space="preserve"> </w:t>
      </w:r>
      <w:proofErr w:type="spellStart"/>
      <w:r w:rsidR="006178E0">
        <w:rPr>
          <w:rFonts w:ascii="Calibri" w:eastAsia="Times New Roman" w:hAnsi="Calibri" w:cs="Times New Roman"/>
          <w:bCs/>
          <w:color w:val="000000"/>
          <w:lang w:eastAsia="en-AU"/>
        </w:rPr>
        <w:t>tetrahedra</w:t>
      </w:r>
      <w:proofErr w:type="spellEnd"/>
      <w:r>
        <w:rPr>
          <w:rFonts w:ascii="Calibri" w:eastAsia="Times New Roman" w:hAnsi="Calibri" w:cs="Times New Roman"/>
          <w:bCs/>
          <w:color w:val="000000"/>
          <w:lang w:eastAsia="en-AU"/>
        </w:rPr>
        <w:t xml:space="preserve">. The summation of the volume of the elements provides the hexahedron volume. </w:t>
      </w:r>
    </w:p>
    <w:p w:rsidR="00DD1D61" w:rsidRDefault="00957E95" w:rsidP="00957E95">
      <w:pPr>
        <w:pStyle w:val="ListParagraph"/>
        <w:numPr>
          <w:ilvl w:val="0"/>
          <w:numId w:val="2"/>
        </w:numPr>
      </w:pPr>
      <w:r>
        <w:t xml:space="preserve">Asking CSMP to calculate the volume of the </w:t>
      </w:r>
      <w:r w:rsidRPr="00957E95">
        <w:t>Isoperimetric</w:t>
      </w:r>
      <w:r>
        <w:t xml:space="preserve"> Linear Hexahedron element with 8 integration points. </w:t>
      </w:r>
    </w:p>
    <w:p w:rsidR="00957E95" w:rsidRDefault="00957E95" w:rsidP="00957E95">
      <w:pPr>
        <w:pStyle w:val="ListParagraph"/>
        <w:numPr>
          <w:ilvl w:val="0"/>
          <w:numId w:val="2"/>
        </w:numPr>
      </w:pPr>
      <w:r>
        <w:t xml:space="preserve">Calculating the volume </w:t>
      </w:r>
      <w:r w:rsidR="00EC12ED">
        <w:t xml:space="preserve">of the hexahedron element by summing up the volumes of the Finite Volume sectors within the element. </w:t>
      </w:r>
    </w:p>
    <w:p w:rsidR="00EC12ED" w:rsidRDefault="00EC12ED" w:rsidP="00957E95">
      <w:pPr>
        <w:pStyle w:val="ListParagraph"/>
        <w:numPr>
          <w:ilvl w:val="0"/>
          <w:numId w:val="2"/>
        </w:numPr>
      </w:pPr>
      <w:r>
        <w:t xml:space="preserve">Calculating the volume of the hexahedron by multiplying the integration point weights of the sectors within the finite element by the determinant of the </w:t>
      </w:r>
      <w:proofErr w:type="spellStart"/>
      <w:r>
        <w:t>jacobian</w:t>
      </w:r>
      <w:proofErr w:type="spellEnd"/>
      <w:r>
        <w:t xml:space="preserve"> matrix of the element at the barycentre of the element. </w:t>
      </w:r>
    </w:p>
    <w:p w:rsidR="006178E0" w:rsidRDefault="006178E0" w:rsidP="00957E95">
      <w:pPr>
        <w:pStyle w:val="ListParagraph"/>
        <w:numPr>
          <w:ilvl w:val="0"/>
          <w:numId w:val="2"/>
        </w:numPr>
      </w:pPr>
      <w:r>
        <w:t xml:space="preserve">Calculating the volume of the hexahedron using </w:t>
      </w:r>
      <w:proofErr w:type="spellStart"/>
      <w:r>
        <w:t>Abaqus</w:t>
      </w:r>
      <w:proofErr w:type="spellEnd"/>
      <w:r>
        <w:t xml:space="preserve"> 6.14 for comparison. </w:t>
      </w:r>
    </w:p>
    <w:p w:rsidR="00EC12ED" w:rsidRDefault="00EC12ED" w:rsidP="00EC12ED">
      <w:pPr>
        <w:ind w:left="360"/>
      </w:pPr>
      <w:r>
        <w:t>The results of the volume calculation using methods (a) to (</w:t>
      </w:r>
      <w:r w:rsidR="006178E0">
        <w:t>f</w:t>
      </w:r>
      <w:r>
        <w:t xml:space="preserve">) for each of the hexahedron elements of (1) to (4) are given in the following table. </w:t>
      </w:r>
    </w:p>
    <w:p w:rsidR="00BC6BD7" w:rsidRDefault="00BC6BD7" w:rsidP="00EC12ED">
      <w:pPr>
        <w:ind w:left="360"/>
      </w:pPr>
      <w:r>
        <w:rPr>
          <w:noProof/>
          <w:lang w:val="en-US"/>
        </w:rPr>
        <w:drawing>
          <wp:inline distT="0" distB="0" distL="0" distR="0" wp14:anchorId="30705C16" wp14:editId="618981F2">
            <wp:extent cx="1535004" cy="1620000"/>
            <wp:effectExtent l="0" t="0" r="8255" b="0"/>
            <wp:docPr id="1" name="Picture 1" descr="C:\Users\ah\AppData\Local\Microsoft\Windows\INetCache\Content.Word\Cu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h\AppData\Local\Microsoft\Windows\INetCache\Content.Word\Cub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004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BA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pt;height:128pt">
            <v:imagedata r:id="rId9" o:title="TopFaceTwisted30Degs"/>
          </v:shape>
        </w:pict>
      </w:r>
      <w:r>
        <w:rPr>
          <w:noProof/>
          <w:lang w:val="en-US"/>
        </w:rPr>
        <w:drawing>
          <wp:inline distT="0" distB="0" distL="0" distR="0" wp14:anchorId="47F61867" wp14:editId="4712F1F9">
            <wp:extent cx="1535515" cy="1620000"/>
            <wp:effectExtent l="0" t="0" r="7620" b="0"/>
            <wp:docPr id="2" name="Picture 2" descr="C:\Users\ah\AppData\Local\Microsoft\Windows\INetCache\Content.Word\SideFaceTwisted30De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h\AppData\Local\Microsoft\Windows\INetCache\Content.Word\SideFaceTwisted30Deg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1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BD7" w:rsidRDefault="00424BAD" w:rsidP="00EC12ED">
      <w:pPr>
        <w:ind w:left="360"/>
      </w:pPr>
      <w:r>
        <w:rPr>
          <w:noProof/>
        </w:rPr>
        <w:pict>
          <v:shape id="_x0000_s1026" type="#_x0000_t75" style="position:absolute;left:0;text-align:left;margin-left:18.25pt;margin-top:.45pt;width:154.3pt;height:127.15pt;z-index:-251658752;mso-position-horizontal:absolute;mso-position-horizontal-relative:text;mso-position-vertical:absolute;mso-position-vertical-relative:text;mso-width-relative:page;mso-height-relative:page" wrapcoords="-105 0 -105 21473 21600 21473 21600 0 -105 0">
            <v:imagedata r:id="rId11" o:title="Skewed"/>
            <w10:wrap type="tight"/>
          </v:shape>
        </w:pict>
      </w:r>
    </w:p>
    <w:p w:rsidR="00BC6BD7" w:rsidRDefault="00BC6BD7" w:rsidP="00EC12ED">
      <w:pPr>
        <w:ind w:left="360"/>
      </w:pPr>
      <w:r>
        <w:t xml:space="preserve">Figure 1. From top left: </w:t>
      </w:r>
      <w:r w:rsidR="006178E0">
        <w:t xml:space="preserve">(1) </w:t>
      </w:r>
      <w:r>
        <w:t xml:space="preserve">Cube; </w:t>
      </w:r>
      <w:r w:rsidR="006178E0">
        <w:t xml:space="preserve">(2) </w:t>
      </w:r>
      <w:r>
        <w:t xml:space="preserve">Top face twisted 30 degrees anticlockwise; </w:t>
      </w:r>
      <w:r w:rsidR="006178E0">
        <w:t xml:space="preserve">(3) </w:t>
      </w:r>
      <w:r>
        <w:t xml:space="preserve">Side face twisted 30 degrees anticlockwise; </w:t>
      </w:r>
      <w:r w:rsidR="006178E0">
        <w:t xml:space="preserve">(4) </w:t>
      </w:r>
      <w:r>
        <w:t>Skewed.</w:t>
      </w:r>
    </w:p>
    <w:p w:rsidR="006178E0" w:rsidRDefault="006178E0" w:rsidP="00EC12ED">
      <w:pPr>
        <w:ind w:left="360"/>
      </w:pPr>
    </w:p>
    <w:p w:rsidR="006178E0" w:rsidRDefault="006178E0" w:rsidP="006178E0">
      <w:pPr>
        <w:spacing w:after="0"/>
        <w:ind w:left="357"/>
      </w:pPr>
    </w:p>
    <w:p w:rsidR="00CF223A" w:rsidRDefault="00CF223A" w:rsidP="006178E0">
      <w:pPr>
        <w:spacing w:after="0"/>
        <w:ind w:left="357"/>
      </w:pPr>
      <w:r>
        <w:lastRenderedPageBreak/>
        <w:t>Table 1.  Volumes calculated for hexahedra using different methods in CSMP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733"/>
        <w:gridCol w:w="1559"/>
        <w:gridCol w:w="1701"/>
        <w:gridCol w:w="1701"/>
        <w:gridCol w:w="1701"/>
      </w:tblGrid>
      <w:tr w:rsidR="001209DE" w:rsidTr="001A5B9D">
        <w:tc>
          <w:tcPr>
            <w:tcW w:w="1733" w:type="dxa"/>
          </w:tcPr>
          <w:p w:rsidR="001209DE" w:rsidRDefault="001209DE" w:rsidP="00FD7F37"/>
        </w:tc>
        <w:tc>
          <w:tcPr>
            <w:tcW w:w="1559" w:type="dxa"/>
          </w:tcPr>
          <w:p w:rsidR="001209DE" w:rsidRDefault="001209DE" w:rsidP="00FD7F37">
            <w:r>
              <w:t>Cube</w:t>
            </w:r>
          </w:p>
        </w:tc>
        <w:tc>
          <w:tcPr>
            <w:tcW w:w="1701" w:type="dxa"/>
          </w:tcPr>
          <w:p w:rsidR="001209DE" w:rsidRDefault="001209DE" w:rsidP="00FD7F37">
            <w:r>
              <w:t>Top face Twisted</w:t>
            </w:r>
          </w:p>
        </w:tc>
        <w:tc>
          <w:tcPr>
            <w:tcW w:w="1701" w:type="dxa"/>
          </w:tcPr>
          <w:p w:rsidR="001209DE" w:rsidRDefault="001209DE" w:rsidP="00FD7F37">
            <w:r>
              <w:t>Side face Twisted</w:t>
            </w:r>
          </w:p>
        </w:tc>
        <w:tc>
          <w:tcPr>
            <w:tcW w:w="1701" w:type="dxa"/>
          </w:tcPr>
          <w:p w:rsidR="001209DE" w:rsidRDefault="001209DE" w:rsidP="00FD7F37">
            <w:r>
              <w:t>Skewed element</w:t>
            </w:r>
          </w:p>
        </w:tc>
      </w:tr>
      <w:tr w:rsidR="006178E0" w:rsidRPr="00145649" w:rsidTr="001A5B9D">
        <w:tc>
          <w:tcPr>
            <w:tcW w:w="1733" w:type="dxa"/>
          </w:tcPr>
          <w:p w:rsidR="006178E0" w:rsidRDefault="006178E0" w:rsidP="00FD7F37">
            <w:r>
              <w:rPr>
                <w:rFonts w:ascii="Calibri" w:eastAsia="Times New Roman" w:hAnsi="Calibri" w:cs="Times New Roman"/>
                <w:bCs/>
                <w:color w:val="000000"/>
                <w:lang w:eastAsia="en-AU"/>
              </w:rPr>
              <w:t>Analytical solution</w:t>
            </w:r>
          </w:p>
        </w:tc>
        <w:tc>
          <w:tcPr>
            <w:tcW w:w="1559" w:type="dxa"/>
          </w:tcPr>
          <w:p w:rsidR="006178E0" w:rsidRDefault="006178E0" w:rsidP="00FD7F37">
            <w:r w:rsidRPr="0090595D">
              <w:rPr>
                <w:rFonts w:ascii="Calibri" w:hAnsi="Calibri" w:cs="Calibri"/>
              </w:rPr>
              <w:t>0.99999999999999989</w:t>
            </w:r>
          </w:p>
        </w:tc>
        <w:tc>
          <w:tcPr>
            <w:tcW w:w="1701" w:type="dxa"/>
          </w:tcPr>
          <w:p w:rsidR="006178E0" w:rsidRDefault="006178E0" w:rsidP="00FD7F37">
            <w:r w:rsidRPr="0090595D">
              <w:t>0.95534180145778769</w:t>
            </w:r>
          </w:p>
        </w:tc>
        <w:tc>
          <w:tcPr>
            <w:tcW w:w="1701" w:type="dxa"/>
          </w:tcPr>
          <w:p w:rsidR="006178E0" w:rsidRDefault="006178E0" w:rsidP="00FD7F37">
            <w:r w:rsidRPr="001209DE">
              <w:t>0.95534180145778769</w:t>
            </w:r>
          </w:p>
        </w:tc>
        <w:tc>
          <w:tcPr>
            <w:tcW w:w="1701" w:type="dxa"/>
          </w:tcPr>
          <w:p w:rsidR="006178E0" w:rsidRDefault="006178E0" w:rsidP="00FD7F37">
            <w:r w:rsidRPr="00D03354">
              <w:t>1.1173243606190002</w:t>
            </w:r>
          </w:p>
        </w:tc>
      </w:tr>
      <w:tr w:rsidR="006178E0" w:rsidRPr="00145649" w:rsidTr="001A5B9D">
        <w:tc>
          <w:tcPr>
            <w:tcW w:w="1733" w:type="dxa"/>
          </w:tcPr>
          <w:p w:rsidR="006178E0" w:rsidRDefault="006178E0" w:rsidP="00FD7F37">
            <w:r>
              <w:t>Sum of the Tetra volumes calculated by CSMP</w:t>
            </w:r>
          </w:p>
        </w:tc>
        <w:tc>
          <w:tcPr>
            <w:tcW w:w="1559" w:type="dxa"/>
          </w:tcPr>
          <w:p w:rsidR="006178E0" w:rsidRDefault="006178E0" w:rsidP="00FD7F37">
            <w:r w:rsidRPr="0090595D">
              <w:t>0.99999999999999989</w:t>
            </w:r>
          </w:p>
        </w:tc>
        <w:tc>
          <w:tcPr>
            <w:tcW w:w="1701" w:type="dxa"/>
          </w:tcPr>
          <w:p w:rsidR="006178E0" w:rsidRDefault="006178E0" w:rsidP="00FD7F37">
            <w:r w:rsidRPr="0090595D">
              <w:t>0.95534180145778769</w:t>
            </w:r>
          </w:p>
        </w:tc>
        <w:tc>
          <w:tcPr>
            <w:tcW w:w="1701" w:type="dxa"/>
          </w:tcPr>
          <w:p w:rsidR="006178E0" w:rsidRDefault="006178E0" w:rsidP="00FD7F37">
            <w:r w:rsidRPr="001209DE">
              <w:t>0.95534180145778780</w:t>
            </w:r>
          </w:p>
        </w:tc>
        <w:tc>
          <w:tcPr>
            <w:tcW w:w="1701" w:type="dxa"/>
          </w:tcPr>
          <w:p w:rsidR="006178E0" w:rsidRDefault="006178E0" w:rsidP="00FD7F37">
            <w:r w:rsidRPr="00D03354">
              <w:t>1.1173243606189998</w:t>
            </w:r>
          </w:p>
        </w:tc>
      </w:tr>
      <w:tr w:rsidR="006178E0" w:rsidRPr="00145649" w:rsidTr="001A5B9D">
        <w:tc>
          <w:tcPr>
            <w:tcW w:w="1733" w:type="dxa"/>
          </w:tcPr>
          <w:p w:rsidR="006178E0" w:rsidRDefault="006178E0" w:rsidP="00FD7F37">
            <w:proofErr w:type="spellStart"/>
            <w:r>
              <w:t>Hexa</w:t>
            </w:r>
            <w:proofErr w:type="spellEnd"/>
            <w:r>
              <w:t xml:space="preserve"> volume calculated by CSMP</w:t>
            </w:r>
          </w:p>
        </w:tc>
        <w:tc>
          <w:tcPr>
            <w:tcW w:w="1559" w:type="dxa"/>
          </w:tcPr>
          <w:p w:rsidR="006178E0" w:rsidRDefault="006178E0" w:rsidP="00FD7F37">
            <w:r w:rsidRPr="0090595D">
              <w:t>1.0000000000000000</w:t>
            </w:r>
          </w:p>
        </w:tc>
        <w:tc>
          <w:tcPr>
            <w:tcW w:w="1701" w:type="dxa"/>
          </w:tcPr>
          <w:p w:rsidR="006178E0" w:rsidRDefault="006178E0" w:rsidP="00FD7F37">
            <w:r w:rsidRPr="0090595D">
              <w:t>0.95534180145778769</w:t>
            </w:r>
          </w:p>
        </w:tc>
        <w:tc>
          <w:tcPr>
            <w:tcW w:w="1701" w:type="dxa"/>
          </w:tcPr>
          <w:p w:rsidR="006178E0" w:rsidRDefault="006178E0" w:rsidP="00FD7F37">
            <w:r w:rsidRPr="001209DE">
              <w:t>0.95534180145778758</w:t>
            </w:r>
          </w:p>
        </w:tc>
        <w:tc>
          <w:tcPr>
            <w:tcW w:w="1701" w:type="dxa"/>
          </w:tcPr>
          <w:p w:rsidR="006178E0" w:rsidRDefault="006178E0" w:rsidP="00FD7F37">
            <w:r w:rsidRPr="00D03354">
              <w:t>1.1324339180849166</w:t>
            </w:r>
          </w:p>
        </w:tc>
      </w:tr>
      <w:tr w:rsidR="006178E0" w:rsidRPr="00145649" w:rsidTr="001A5B9D">
        <w:tc>
          <w:tcPr>
            <w:tcW w:w="1733" w:type="dxa"/>
          </w:tcPr>
          <w:p w:rsidR="006178E0" w:rsidRDefault="006178E0" w:rsidP="00FD7F37">
            <w:r>
              <w:t xml:space="preserve">Sum of volumes of FV sectors within </w:t>
            </w:r>
            <w:proofErr w:type="spellStart"/>
            <w:r>
              <w:t>Hexa</w:t>
            </w:r>
            <w:proofErr w:type="spellEnd"/>
          </w:p>
        </w:tc>
        <w:tc>
          <w:tcPr>
            <w:tcW w:w="1559" w:type="dxa"/>
          </w:tcPr>
          <w:p w:rsidR="006178E0" w:rsidRDefault="006178E0" w:rsidP="00FD7F37">
            <w:r w:rsidRPr="0090595D">
              <w:t>1.0000000000000000</w:t>
            </w:r>
          </w:p>
        </w:tc>
        <w:tc>
          <w:tcPr>
            <w:tcW w:w="1701" w:type="dxa"/>
          </w:tcPr>
          <w:p w:rsidR="006178E0" w:rsidRDefault="006178E0" w:rsidP="00FD7F37">
            <w:r w:rsidRPr="0090595D">
              <w:t>0.94975952661667606</w:t>
            </w:r>
          </w:p>
        </w:tc>
        <w:tc>
          <w:tcPr>
            <w:tcW w:w="1701" w:type="dxa"/>
          </w:tcPr>
          <w:p w:rsidR="006178E0" w:rsidRDefault="006178E0" w:rsidP="00FD7F37">
            <w:r w:rsidRPr="001209DE">
              <w:t>0.94975952661667606</w:t>
            </w:r>
          </w:p>
        </w:tc>
        <w:tc>
          <w:tcPr>
            <w:tcW w:w="1701" w:type="dxa"/>
          </w:tcPr>
          <w:p w:rsidR="006178E0" w:rsidRDefault="006178E0" w:rsidP="00FD7F37">
            <w:r>
              <w:t>1.1326138401370311</w:t>
            </w:r>
          </w:p>
        </w:tc>
      </w:tr>
      <w:tr w:rsidR="006178E0" w:rsidTr="001A5B9D">
        <w:tc>
          <w:tcPr>
            <w:tcW w:w="1733" w:type="dxa"/>
          </w:tcPr>
          <w:p w:rsidR="006178E0" w:rsidRDefault="006178E0" w:rsidP="00FD7F37">
            <w:r>
              <w:t xml:space="preserve">Integration Point weight * </w:t>
            </w:r>
            <w:proofErr w:type="spellStart"/>
            <w:r>
              <w:t>Det</w:t>
            </w:r>
            <w:proofErr w:type="spellEnd"/>
            <w:r>
              <w:t>(</w:t>
            </w:r>
            <w:proofErr w:type="spellStart"/>
            <w:r>
              <w:t>Jac</w:t>
            </w:r>
            <w:proofErr w:type="spellEnd"/>
            <w:r>
              <w:t xml:space="preserve">) of each FV sector within </w:t>
            </w:r>
            <w:proofErr w:type="spellStart"/>
            <w:r>
              <w:t>Hexa</w:t>
            </w:r>
            <w:proofErr w:type="spellEnd"/>
          </w:p>
        </w:tc>
        <w:tc>
          <w:tcPr>
            <w:tcW w:w="1559" w:type="dxa"/>
          </w:tcPr>
          <w:p w:rsidR="006178E0" w:rsidRDefault="006178E0" w:rsidP="00FD7F37">
            <w:r w:rsidRPr="0090595D">
              <w:t>1.0000000000000000</w:t>
            </w:r>
          </w:p>
        </w:tc>
        <w:tc>
          <w:tcPr>
            <w:tcW w:w="1701" w:type="dxa"/>
          </w:tcPr>
          <w:p w:rsidR="006178E0" w:rsidRDefault="006178E0" w:rsidP="00FD7F37">
            <w:r>
              <w:rPr>
                <w:rFonts w:ascii="Calibri" w:hAnsi="Calibri" w:cs="Calibri"/>
              </w:rPr>
              <w:t>0</w:t>
            </w:r>
            <w:r w:rsidRPr="0090595D">
              <w:t>.94975952671001695</w:t>
            </w:r>
          </w:p>
        </w:tc>
        <w:tc>
          <w:tcPr>
            <w:tcW w:w="1701" w:type="dxa"/>
          </w:tcPr>
          <w:p w:rsidR="006178E0" w:rsidRDefault="006178E0" w:rsidP="00FD7F37">
            <w:r w:rsidRPr="001209DE">
              <w:t>0.94975952671001651</w:t>
            </w:r>
          </w:p>
        </w:tc>
        <w:tc>
          <w:tcPr>
            <w:tcW w:w="1701" w:type="dxa"/>
          </w:tcPr>
          <w:p w:rsidR="006178E0" w:rsidRDefault="006178E0" w:rsidP="00FD7F37">
            <w:r>
              <w:t>1.1400749771827732</w:t>
            </w:r>
          </w:p>
        </w:tc>
      </w:tr>
      <w:tr w:rsidR="006178E0" w:rsidTr="001A5B9D">
        <w:tc>
          <w:tcPr>
            <w:tcW w:w="1733" w:type="dxa"/>
          </w:tcPr>
          <w:p w:rsidR="006178E0" w:rsidRDefault="006178E0" w:rsidP="00FD7F37">
            <w:r>
              <w:t xml:space="preserve">Volume calculated using </w:t>
            </w:r>
            <w:proofErr w:type="spellStart"/>
            <w:r>
              <w:t>Abaqus</w:t>
            </w:r>
            <w:proofErr w:type="spellEnd"/>
          </w:p>
        </w:tc>
        <w:tc>
          <w:tcPr>
            <w:tcW w:w="1559" w:type="dxa"/>
          </w:tcPr>
          <w:p w:rsidR="006178E0" w:rsidRDefault="006178E0" w:rsidP="00FD7F37">
            <w:r>
              <w:t>1.00000</w:t>
            </w:r>
          </w:p>
        </w:tc>
        <w:tc>
          <w:tcPr>
            <w:tcW w:w="1701" w:type="dxa"/>
          </w:tcPr>
          <w:p w:rsidR="006178E0" w:rsidRDefault="006178E0" w:rsidP="006178E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0.955342</w:t>
            </w:r>
          </w:p>
          <w:p w:rsidR="006178E0" w:rsidRDefault="006178E0" w:rsidP="00FD7F37"/>
        </w:tc>
        <w:tc>
          <w:tcPr>
            <w:tcW w:w="1701" w:type="dxa"/>
          </w:tcPr>
          <w:p w:rsidR="006178E0" w:rsidRDefault="006178E0" w:rsidP="006178E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0.955342</w:t>
            </w:r>
          </w:p>
          <w:p w:rsidR="006178E0" w:rsidRDefault="006178E0" w:rsidP="00FD7F37"/>
        </w:tc>
        <w:tc>
          <w:tcPr>
            <w:tcW w:w="1701" w:type="dxa"/>
          </w:tcPr>
          <w:p w:rsidR="006178E0" w:rsidRDefault="006178E0" w:rsidP="006178E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1.13243</w:t>
            </w:r>
          </w:p>
          <w:p w:rsidR="006178E0" w:rsidRDefault="006178E0" w:rsidP="00FD7F37"/>
        </w:tc>
      </w:tr>
    </w:tbl>
    <w:p w:rsidR="00CF223A" w:rsidRDefault="00CF223A" w:rsidP="006178E0">
      <w:pPr>
        <w:spacing w:before="120" w:after="0"/>
        <w:ind w:left="357"/>
      </w:pPr>
      <w:r>
        <w:t>Table 2.  Hexahedra volume calculation errors using different methods in CSMP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733"/>
        <w:gridCol w:w="1559"/>
        <w:gridCol w:w="1701"/>
        <w:gridCol w:w="1701"/>
        <w:gridCol w:w="1701"/>
      </w:tblGrid>
      <w:tr w:rsidR="00CF223A" w:rsidTr="001A5B9D">
        <w:tc>
          <w:tcPr>
            <w:tcW w:w="1733" w:type="dxa"/>
          </w:tcPr>
          <w:p w:rsidR="00CF223A" w:rsidRDefault="00CF223A" w:rsidP="00FD7F37"/>
        </w:tc>
        <w:tc>
          <w:tcPr>
            <w:tcW w:w="1559" w:type="dxa"/>
          </w:tcPr>
          <w:p w:rsidR="00BC6BD7" w:rsidRDefault="00BC6BD7" w:rsidP="00FD7F37">
            <w:r>
              <w:t xml:space="preserve">Error (%) </w:t>
            </w:r>
          </w:p>
          <w:p w:rsidR="00CF223A" w:rsidRDefault="00CF223A" w:rsidP="00FD7F37">
            <w:r>
              <w:t>Cube</w:t>
            </w:r>
          </w:p>
        </w:tc>
        <w:tc>
          <w:tcPr>
            <w:tcW w:w="1701" w:type="dxa"/>
          </w:tcPr>
          <w:p w:rsidR="00BC6BD7" w:rsidRDefault="00BC6BD7" w:rsidP="00BC6BD7">
            <w:r>
              <w:t xml:space="preserve">Error (%) </w:t>
            </w:r>
          </w:p>
          <w:p w:rsidR="00CF223A" w:rsidRDefault="00CF223A" w:rsidP="00FD7F37">
            <w:r>
              <w:t>Top face Twisted</w:t>
            </w:r>
          </w:p>
        </w:tc>
        <w:tc>
          <w:tcPr>
            <w:tcW w:w="1701" w:type="dxa"/>
          </w:tcPr>
          <w:p w:rsidR="00BC6BD7" w:rsidRDefault="00BC6BD7" w:rsidP="00BC6BD7">
            <w:r>
              <w:t xml:space="preserve">Error (%) </w:t>
            </w:r>
          </w:p>
          <w:p w:rsidR="00CF223A" w:rsidRDefault="00CF223A" w:rsidP="00FD7F37">
            <w:r>
              <w:t>Side face Twisted</w:t>
            </w:r>
          </w:p>
        </w:tc>
        <w:tc>
          <w:tcPr>
            <w:tcW w:w="1701" w:type="dxa"/>
          </w:tcPr>
          <w:p w:rsidR="00BC6BD7" w:rsidRDefault="00BC6BD7" w:rsidP="00BC6BD7">
            <w:r>
              <w:t xml:space="preserve">Error (%) </w:t>
            </w:r>
          </w:p>
          <w:p w:rsidR="00CF223A" w:rsidRDefault="00CF223A" w:rsidP="00FD7F37">
            <w:r>
              <w:t>Skewed element</w:t>
            </w:r>
          </w:p>
        </w:tc>
      </w:tr>
      <w:tr w:rsidR="00CF223A" w:rsidRPr="00145649" w:rsidTr="001A5B9D">
        <w:tc>
          <w:tcPr>
            <w:tcW w:w="1733" w:type="dxa"/>
          </w:tcPr>
          <w:p w:rsidR="00CF223A" w:rsidRDefault="00CF223A" w:rsidP="00FD7F37">
            <w:r>
              <w:rPr>
                <w:rFonts w:ascii="Calibri" w:eastAsia="Times New Roman" w:hAnsi="Calibri" w:cs="Times New Roman"/>
                <w:bCs/>
                <w:color w:val="000000"/>
                <w:lang w:eastAsia="en-AU"/>
              </w:rPr>
              <w:t>Analytical solution</w:t>
            </w:r>
          </w:p>
        </w:tc>
        <w:tc>
          <w:tcPr>
            <w:tcW w:w="1559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</w:tr>
      <w:tr w:rsidR="00CF223A" w:rsidRPr="00145649" w:rsidTr="001A5B9D">
        <w:tc>
          <w:tcPr>
            <w:tcW w:w="1733" w:type="dxa"/>
          </w:tcPr>
          <w:p w:rsidR="00CF223A" w:rsidRDefault="00CF223A" w:rsidP="00FD7F37">
            <w:r>
              <w:t>Sum of the Tetra volumes calculated by CSMP</w:t>
            </w:r>
          </w:p>
        </w:tc>
        <w:tc>
          <w:tcPr>
            <w:tcW w:w="1559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</w:tr>
      <w:tr w:rsidR="00CF223A" w:rsidRPr="00145649" w:rsidTr="001A5B9D">
        <w:tc>
          <w:tcPr>
            <w:tcW w:w="1733" w:type="dxa"/>
          </w:tcPr>
          <w:p w:rsidR="00CF223A" w:rsidRDefault="00CF223A" w:rsidP="00FD7F37">
            <w:proofErr w:type="spellStart"/>
            <w:r>
              <w:t>Hexa</w:t>
            </w:r>
            <w:proofErr w:type="spellEnd"/>
            <w:r>
              <w:t xml:space="preserve"> volume calculated by CSMP</w:t>
            </w:r>
          </w:p>
        </w:tc>
        <w:tc>
          <w:tcPr>
            <w:tcW w:w="1559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1.3523</w:t>
            </w:r>
          </w:p>
        </w:tc>
      </w:tr>
      <w:tr w:rsidR="00CF223A" w:rsidRPr="00145649" w:rsidTr="001A5B9D">
        <w:tc>
          <w:tcPr>
            <w:tcW w:w="1733" w:type="dxa"/>
          </w:tcPr>
          <w:p w:rsidR="00CF223A" w:rsidRDefault="00CF223A" w:rsidP="00FD7F37">
            <w:r>
              <w:t xml:space="preserve">Sum of volumes of FV sectors within </w:t>
            </w:r>
            <w:proofErr w:type="spellStart"/>
            <w:r>
              <w:t>Hexa</w:t>
            </w:r>
            <w:proofErr w:type="spellEnd"/>
          </w:p>
        </w:tc>
        <w:tc>
          <w:tcPr>
            <w:tcW w:w="1559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-0.5843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-0.5843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1.3684</w:t>
            </w:r>
          </w:p>
        </w:tc>
      </w:tr>
      <w:tr w:rsidR="00CF223A" w:rsidTr="001A5B9D">
        <w:tc>
          <w:tcPr>
            <w:tcW w:w="1733" w:type="dxa"/>
          </w:tcPr>
          <w:p w:rsidR="00CF223A" w:rsidRDefault="00CF223A" w:rsidP="00FD7F37">
            <w:r>
              <w:t xml:space="preserve">Integration Point weight * </w:t>
            </w:r>
            <w:proofErr w:type="spellStart"/>
            <w:r>
              <w:t>Det</w:t>
            </w:r>
            <w:proofErr w:type="spellEnd"/>
            <w:r>
              <w:t>(</w:t>
            </w:r>
            <w:proofErr w:type="spellStart"/>
            <w:r>
              <w:t>Jac</w:t>
            </w:r>
            <w:proofErr w:type="spellEnd"/>
            <w:r>
              <w:t xml:space="preserve">) of each FV sector within </w:t>
            </w:r>
            <w:proofErr w:type="spellStart"/>
            <w:r>
              <w:t>Hexa</w:t>
            </w:r>
            <w:proofErr w:type="spellEnd"/>
          </w:p>
        </w:tc>
        <w:tc>
          <w:tcPr>
            <w:tcW w:w="1559" w:type="dxa"/>
          </w:tcPr>
          <w:p w:rsidR="00CF223A" w:rsidRPr="00145649" w:rsidRDefault="00CF223A" w:rsidP="00FD7F37">
            <w:r w:rsidRPr="00145649">
              <w:t>0.0000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-0.5843</w:t>
            </w:r>
          </w:p>
        </w:tc>
        <w:tc>
          <w:tcPr>
            <w:tcW w:w="1701" w:type="dxa"/>
          </w:tcPr>
          <w:p w:rsidR="00CF223A" w:rsidRPr="00145649" w:rsidRDefault="00CF223A" w:rsidP="00FD7F37">
            <w:r w:rsidRPr="00145649">
              <w:t>-0.5843</w:t>
            </w:r>
          </w:p>
        </w:tc>
        <w:tc>
          <w:tcPr>
            <w:tcW w:w="1701" w:type="dxa"/>
          </w:tcPr>
          <w:p w:rsidR="00CF223A" w:rsidRDefault="00CF223A" w:rsidP="00FD7F37">
            <w:r w:rsidRPr="00145649">
              <w:t>2.0362</w:t>
            </w:r>
          </w:p>
        </w:tc>
      </w:tr>
      <w:tr w:rsidR="006178E0" w:rsidTr="001A5B9D">
        <w:tc>
          <w:tcPr>
            <w:tcW w:w="1733" w:type="dxa"/>
          </w:tcPr>
          <w:p w:rsidR="006178E0" w:rsidRDefault="006178E0" w:rsidP="00FD7F37">
            <w:r>
              <w:t xml:space="preserve">Volume calculated using </w:t>
            </w:r>
            <w:proofErr w:type="spellStart"/>
            <w:r>
              <w:t>Abaqus</w:t>
            </w:r>
            <w:proofErr w:type="spellEnd"/>
          </w:p>
        </w:tc>
        <w:tc>
          <w:tcPr>
            <w:tcW w:w="1559" w:type="dxa"/>
          </w:tcPr>
          <w:p w:rsidR="006178E0" w:rsidRPr="006178E0" w:rsidRDefault="006178E0" w:rsidP="001A5B9D">
            <w:r w:rsidRPr="006178E0">
              <w:t>0.0000</w:t>
            </w:r>
          </w:p>
        </w:tc>
        <w:tc>
          <w:tcPr>
            <w:tcW w:w="1701" w:type="dxa"/>
          </w:tcPr>
          <w:p w:rsidR="006178E0" w:rsidRPr="006178E0" w:rsidRDefault="006178E0" w:rsidP="001A5B9D">
            <w:r w:rsidRPr="006178E0">
              <w:t>0.0000</w:t>
            </w:r>
          </w:p>
        </w:tc>
        <w:tc>
          <w:tcPr>
            <w:tcW w:w="1701" w:type="dxa"/>
          </w:tcPr>
          <w:p w:rsidR="006178E0" w:rsidRPr="006178E0" w:rsidRDefault="006178E0" w:rsidP="001A5B9D">
            <w:r w:rsidRPr="006178E0">
              <w:t>0.0000</w:t>
            </w:r>
          </w:p>
        </w:tc>
        <w:tc>
          <w:tcPr>
            <w:tcW w:w="1701" w:type="dxa"/>
          </w:tcPr>
          <w:p w:rsidR="006178E0" w:rsidRPr="006178E0" w:rsidRDefault="006178E0" w:rsidP="001A5B9D">
            <w:r w:rsidRPr="006178E0">
              <w:t>1.3519</w:t>
            </w:r>
          </w:p>
        </w:tc>
      </w:tr>
    </w:tbl>
    <w:p w:rsidR="00CF223A" w:rsidRDefault="00CF223A" w:rsidP="001A5B9D"/>
    <w:sectPr w:rsidR="00CF223A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:rsidR="002D73A5" w:rsidRDefault="002D73A5" w:rsidP="001A5B9D">
      <w:pPr>
        <w:spacing w:after="0" w:line="240" w:lineRule="auto"/>
      </w:pPr>
      <w:r>
        <w:separator/>
      </w:r>
    </w:p>
  </w:endnote>
  <w:endnote w:type="continuationSeparator" w:id="0">
    <w:p w:rsidR="002D73A5" w:rsidRDefault="002D73A5" w:rsidP="001A5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BAD" w:rsidRDefault="00424BAD" w:rsidP="002126A0">
    <w:pPr>
      <w:pStyle w:val="Footer"/>
      <w:framePr w:wrap="around" w:vAnchor="text" w:hAnchor="margin" w:xAlign="right" w:y="1"/>
      <w:rPr>
        <w:rStyle w:val="PageNumber"/>
      </w:rPr>
      <w:pPrChange w:id="0" w:author="Stephan Matthaei" w:date="2015-09-30T14:57:00Z">
        <w:pPr>
          <w:pStyle w:val="Footer"/>
        </w:pPr>
      </w:pPrChange>
    </w:pPr>
    <w:ins w:id="1" w:author="Stephan Matthaei" w:date="2015-09-30T14:57:00Z">
      <w:r>
        <w:rPr>
          <w:rStyle w:val="PageNumber"/>
        </w:rPr>
        <w:fldChar w:fldCharType="begin"/>
      </w:r>
    </w:ins>
    <w:r>
      <w:rPr>
        <w:rStyle w:val="PageNumber"/>
      </w:rPr>
      <w:instrText>PAGE</w:instrText>
    </w:r>
    <w:ins w:id="2" w:author="Stephan Matthaei" w:date="2015-09-30T14:57:00Z">
      <w:r>
        <w:rPr>
          <w:rStyle w:val="PageNumber"/>
        </w:rPr>
        <w:instrText xml:space="preserve">  </w:instrText>
      </w:r>
      <w:r>
        <w:rPr>
          <w:rStyle w:val="PageNumber"/>
        </w:rPr>
        <w:fldChar w:fldCharType="end"/>
      </w:r>
    </w:ins>
  </w:p>
  <w:p w:rsidR="00424BAD" w:rsidRDefault="00424BAD" w:rsidP="00424BA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3" w:name="_GoBack"/>
  <w:p w:rsidR="00424BAD" w:rsidRDefault="00424BAD" w:rsidP="00424BAD">
    <w:pPr>
      <w:pStyle w:val="Footer"/>
      <w:framePr w:wrap="around" w:vAnchor="text" w:hAnchor="margin" w:xAlign="right" w:y="1"/>
      <w:rPr>
        <w:rStyle w:val="PageNumber"/>
      </w:rPr>
    </w:pPr>
    <w:ins w:id="4" w:author="Stephan Matthaei" w:date="2015-09-30T14:57:00Z">
      <w:r>
        <w:rPr>
          <w:rStyle w:val="PageNumber"/>
        </w:rPr>
        <w:fldChar w:fldCharType="begin"/>
      </w:r>
    </w:ins>
    <w:r>
      <w:rPr>
        <w:rStyle w:val="PageNumber"/>
      </w:rPr>
      <w:instrText>PAGE</w:instrText>
    </w:r>
    <w:ins w:id="5" w:author="Stephan Matthaei" w:date="2015-09-30T14:57:00Z">
      <w:r>
        <w:rPr>
          <w:rStyle w:val="PageNumber"/>
        </w:rPr>
        <w:instrText xml:space="preserve">  </w:instrText>
      </w:r>
    </w:ins>
    <w:r>
      <w:rPr>
        <w:rStyle w:val="PageNumber"/>
      </w:rPr>
      <w:fldChar w:fldCharType="separate"/>
    </w:r>
    <w:r>
      <w:rPr>
        <w:rStyle w:val="PageNumber"/>
        <w:noProof/>
      </w:rPr>
      <w:t>1</w:t>
    </w:r>
    <w:ins w:id="6" w:author="Stephan Matthaei" w:date="2015-09-30T14:57:00Z">
      <w:r>
        <w:rPr>
          <w:rStyle w:val="PageNumber"/>
        </w:rPr>
        <w:fldChar w:fldCharType="end"/>
      </w:r>
    </w:ins>
  </w:p>
  <w:bookmarkEnd w:id="3"/>
  <w:p w:rsidR="00424BAD" w:rsidRDefault="00424BAD" w:rsidP="00424B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:rsidR="002D73A5" w:rsidRDefault="002D73A5" w:rsidP="001A5B9D">
      <w:pPr>
        <w:spacing w:after="0" w:line="240" w:lineRule="auto"/>
      </w:pPr>
      <w:r>
        <w:separator/>
      </w:r>
    </w:p>
  </w:footnote>
  <w:footnote w:type="continuationSeparator" w:id="0">
    <w:p w:rsidR="002D73A5" w:rsidRDefault="002D73A5" w:rsidP="001A5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EB6D55"/>
    <w:multiLevelType w:val="hybridMultilevel"/>
    <w:tmpl w:val="45FC362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70505"/>
    <w:multiLevelType w:val="hybridMultilevel"/>
    <w:tmpl w:val="98AEC58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B9B"/>
    <w:rsid w:val="001209DE"/>
    <w:rsid w:val="001A5B9D"/>
    <w:rsid w:val="00247073"/>
    <w:rsid w:val="002D73A5"/>
    <w:rsid w:val="00424BAD"/>
    <w:rsid w:val="00435607"/>
    <w:rsid w:val="006178E0"/>
    <w:rsid w:val="00832B9B"/>
    <w:rsid w:val="0090595D"/>
    <w:rsid w:val="00957E95"/>
    <w:rsid w:val="00B52AF6"/>
    <w:rsid w:val="00BC6BD7"/>
    <w:rsid w:val="00CF223A"/>
    <w:rsid w:val="00D03354"/>
    <w:rsid w:val="00DD1D61"/>
    <w:rsid w:val="00EC12ED"/>
    <w:rsid w:val="00F4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AF6"/>
    <w:pPr>
      <w:ind w:left="720"/>
      <w:contextualSpacing/>
    </w:pPr>
  </w:style>
  <w:style w:type="table" w:styleId="TableGrid">
    <w:name w:val="Table Grid"/>
    <w:basedOn w:val="TableNormal"/>
    <w:uiPriority w:val="59"/>
    <w:rsid w:val="00EC12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6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B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5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9D"/>
  </w:style>
  <w:style w:type="paragraph" w:styleId="Footer">
    <w:name w:val="footer"/>
    <w:basedOn w:val="Normal"/>
    <w:link w:val="FooterChar"/>
    <w:uiPriority w:val="99"/>
    <w:unhideWhenUsed/>
    <w:rsid w:val="001A5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9D"/>
  </w:style>
  <w:style w:type="character" w:styleId="PageNumber">
    <w:name w:val="page number"/>
    <w:basedOn w:val="DefaultParagraphFont"/>
    <w:uiPriority w:val="99"/>
    <w:semiHidden/>
    <w:unhideWhenUsed/>
    <w:rsid w:val="00424BA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AF6"/>
    <w:pPr>
      <w:ind w:left="720"/>
      <w:contextualSpacing/>
    </w:pPr>
  </w:style>
  <w:style w:type="table" w:styleId="TableGrid">
    <w:name w:val="Table Grid"/>
    <w:basedOn w:val="TableNormal"/>
    <w:uiPriority w:val="59"/>
    <w:rsid w:val="00EC12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6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B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5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9D"/>
  </w:style>
  <w:style w:type="paragraph" w:styleId="Footer">
    <w:name w:val="footer"/>
    <w:basedOn w:val="Normal"/>
    <w:link w:val="FooterChar"/>
    <w:uiPriority w:val="99"/>
    <w:unhideWhenUsed/>
    <w:rsid w:val="001A5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9D"/>
  </w:style>
  <w:style w:type="character" w:styleId="PageNumber">
    <w:name w:val="page number"/>
    <w:basedOn w:val="DefaultParagraphFont"/>
    <w:uiPriority w:val="99"/>
    <w:semiHidden/>
    <w:unhideWhenUsed/>
    <w:rsid w:val="00424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2846</Characters>
  <Application>Microsoft Macintosh Word</Application>
  <DocSecurity>4</DocSecurity>
  <Lines>203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Agheshlui</dc:creator>
  <cp:keywords/>
  <dc:description/>
  <cp:lastModifiedBy>Stephan Matthaei</cp:lastModifiedBy>
  <cp:revision>2</cp:revision>
  <dcterms:created xsi:type="dcterms:W3CDTF">2015-09-30T04:58:00Z</dcterms:created>
  <dcterms:modified xsi:type="dcterms:W3CDTF">2015-09-30T04:58:00Z</dcterms:modified>
</cp:coreProperties>
</file>